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79DE3" w14:textId="4D502F2B" w:rsidR="000260CC" w:rsidRDefault="000260CC" w:rsidP="0027428E">
      <w:r w:rsidRPr="000260CC">
        <w:rPr>
          <w:noProof/>
        </w:rPr>
        <w:drawing>
          <wp:anchor distT="0" distB="0" distL="114300" distR="114300" simplePos="0" relativeHeight="251658240" behindDoc="0" locked="0" layoutInCell="1" allowOverlap="1" wp14:anchorId="67E98161" wp14:editId="3E7600BB">
            <wp:simplePos x="0" y="0"/>
            <wp:positionH relativeFrom="column">
              <wp:posOffset>794385</wp:posOffset>
            </wp:positionH>
            <wp:positionV relativeFrom="paragraph">
              <wp:posOffset>293370</wp:posOffset>
            </wp:positionV>
            <wp:extent cx="4135753" cy="397219"/>
            <wp:effectExtent l="0" t="0" r="0" b="3175"/>
            <wp:wrapNone/>
            <wp:docPr id="94436904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69044" name=""/>
                    <pic:cNvPicPr/>
                  </pic:nvPicPr>
                  <pic:blipFill>
                    <a:blip r:embed="rId5">
                      <a:extLst>
                        <a:ext uri="{28A0092B-C50C-407E-A947-70E740481C1C}">
                          <a14:useLocalDpi xmlns:a14="http://schemas.microsoft.com/office/drawing/2010/main" val="0"/>
                        </a:ext>
                      </a:extLst>
                    </a:blip>
                    <a:stretch>
                      <a:fillRect/>
                    </a:stretch>
                  </pic:blipFill>
                  <pic:spPr>
                    <a:xfrm>
                      <a:off x="0" y="0"/>
                      <a:ext cx="4135753" cy="397219"/>
                    </a:xfrm>
                    <a:prstGeom prst="rect">
                      <a:avLst/>
                    </a:prstGeom>
                  </pic:spPr>
                </pic:pic>
              </a:graphicData>
            </a:graphic>
            <wp14:sizeRelH relativeFrom="page">
              <wp14:pctWidth>0</wp14:pctWidth>
            </wp14:sizeRelH>
            <wp14:sizeRelV relativeFrom="page">
              <wp14:pctHeight>0</wp14:pctHeight>
            </wp14:sizeRelV>
          </wp:anchor>
        </w:drawing>
      </w:r>
    </w:p>
    <w:p w14:paraId="3A4BB686" w14:textId="4A2D778D" w:rsidR="000260CC" w:rsidRDefault="000260CC" w:rsidP="0027428E"/>
    <w:p w14:paraId="053133D0" w14:textId="74BF1AA6" w:rsidR="00D80824" w:rsidRDefault="00D80824" w:rsidP="0027428E"/>
    <w:p w14:paraId="25ECEFFB" w14:textId="7AF04694" w:rsidR="005336BF" w:rsidRDefault="00EE581D" w:rsidP="0027428E">
      <w:r>
        <w:t>SUBJECT:</w:t>
      </w:r>
    </w:p>
    <w:p w14:paraId="7B09A212" w14:textId="1596590A" w:rsidR="005336BF" w:rsidRDefault="00B04759" w:rsidP="0027428E">
      <w:r>
        <w:t>Educational</w:t>
      </w:r>
      <w:r w:rsidR="00F001D0">
        <w:t xml:space="preserve"> </w:t>
      </w:r>
      <w:ins w:id="0" w:author="Microsoft Word" w:date="2026-09-16T20:33:00Z" w16du:dateUtc="2026-09-16T23:33:00Z">
        <w:r w:rsidR="00F001D0">
          <w:t>or NGO</w:t>
        </w:r>
        <w:r>
          <w:t xml:space="preserve"> </w:t>
        </w:r>
      </w:ins>
      <w:r w:rsidR="00464E59">
        <w:t>website on exotic Brazilian animals</w:t>
      </w:r>
    </w:p>
    <w:p w14:paraId="55FAEECE" w14:textId="597B55BC" w:rsidR="005336BF" w:rsidRDefault="00EE581D" w:rsidP="0027428E">
      <w:r>
        <w:t>DESCRIPTION:</w:t>
      </w:r>
    </w:p>
    <w:p w14:paraId="50357070" w14:textId="57FB97C8" w:rsidR="005336BF" w:rsidRDefault="00DF2094" w:rsidP="0027428E">
      <w:r>
        <w:t xml:space="preserve">The </w:t>
      </w:r>
      <w:r w:rsidR="00F352CE">
        <w:t>p</w:t>
      </w:r>
      <w:r>
        <w:t xml:space="preserve">roject contains </w:t>
      </w:r>
      <w:r w:rsidR="001506BE">
        <w:t>3</w:t>
      </w:r>
      <w:r w:rsidR="00E82E09">
        <w:t xml:space="preserve"> pages:</w:t>
      </w:r>
    </w:p>
    <w:p w14:paraId="2D70C993" w14:textId="77777777" w:rsidR="00DA02B7" w:rsidRDefault="00E82E09" w:rsidP="00DA02B7">
      <w:pPr>
        <w:jc w:val="both"/>
      </w:pPr>
      <w:r>
        <w:t xml:space="preserve">Home </w:t>
      </w:r>
      <w:r w:rsidR="00B94B4D">
        <w:t>–</w:t>
      </w:r>
      <w:r>
        <w:t xml:space="preserve"> </w:t>
      </w:r>
      <w:r w:rsidR="00DA02B7">
        <w:t>A page highlighting Brazil's exotic animals and inviting users to learn about, protect, and preserve them. A call to action to combat the mistreatment and trafficking of these animals.</w:t>
      </w:r>
    </w:p>
    <w:p w14:paraId="62D2174B" w14:textId="5D2E37BD" w:rsidR="00E82E09" w:rsidRDefault="00DA02B7" w:rsidP="00DA02B7">
      <w:pPr>
        <w:jc w:val="both"/>
      </w:pPr>
      <w:r>
        <w:t>A section featuring partner institutions and organizations that fight against wildlife trafficking</w:t>
      </w:r>
      <w:r w:rsidR="00712C6F">
        <w:t>.</w:t>
      </w:r>
    </w:p>
    <w:p w14:paraId="616747E0" w14:textId="5CCF7CD5" w:rsidR="0069053D" w:rsidRDefault="0034288B" w:rsidP="0000393C">
      <w:pPr>
        <w:jc w:val="both"/>
      </w:pPr>
      <w:r>
        <w:t>A</w:t>
      </w:r>
      <w:r w:rsidR="001506BE">
        <w:t>nimals</w:t>
      </w:r>
      <w:r>
        <w:t xml:space="preserve"> page – </w:t>
      </w:r>
      <w:r w:rsidR="00F8730D">
        <w:t>The</w:t>
      </w:r>
      <w:r>
        <w:t xml:space="preserve"> page </w:t>
      </w:r>
      <w:r w:rsidR="00F8730D">
        <w:t xml:space="preserve">showcases </w:t>
      </w:r>
      <w:r w:rsidR="001506BE">
        <w:t>16</w:t>
      </w:r>
      <w:r w:rsidR="003450A3">
        <w:t xml:space="preserve"> animals divided by species: mammals, reptiles, </w:t>
      </w:r>
      <w:r w:rsidR="00DC2088">
        <w:t>b</w:t>
      </w:r>
      <w:r w:rsidR="009B28E3">
        <w:t>irds, amphibians, and fishes</w:t>
      </w:r>
      <w:r w:rsidR="00DC2088">
        <w:t xml:space="preserve">. </w:t>
      </w:r>
      <w:r w:rsidR="00504681">
        <w:t xml:space="preserve">Modal showing </w:t>
      </w:r>
      <w:r w:rsidR="00276A78">
        <w:t>fact sheet</w:t>
      </w:r>
      <w:r w:rsidR="00AB42B9">
        <w:t xml:space="preserve"> for each animal.</w:t>
      </w:r>
    </w:p>
    <w:p w14:paraId="15B42437" w14:textId="2F88090A" w:rsidR="00524F0D" w:rsidRDefault="00524F0D" w:rsidP="0027428E">
      <w:r>
        <w:t>Contact Us – A page with a contact form</w:t>
      </w:r>
      <w:r w:rsidR="001506BE">
        <w:t>.</w:t>
      </w:r>
    </w:p>
    <w:p w14:paraId="1FFDD3D0" w14:textId="1877C3F2" w:rsidR="002F6021" w:rsidRDefault="009744D6" w:rsidP="0027428E">
      <w:r>
        <w:t>REASON/PURPOSE</w:t>
      </w:r>
    </w:p>
    <w:p w14:paraId="75B8DA24" w14:textId="09FA4551" w:rsidR="005336BF" w:rsidRDefault="002C4281" w:rsidP="0027428E">
      <w:r w:rsidRPr="002C4281">
        <w:t>The purpose of the site is to showcase animals endemic to Brazil and to raise awareness among users—inviting them to support preservation and protection efforts—given that many of these species are at serious risk of extinction</w:t>
      </w:r>
    </w:p>
    <w:p w14:paraId="36AEAFF0" w14:textId="57194CC3" w:rsidR="005336BF" w:rsidRDefault="005336BF" w:rsidP="0027428E"/>
    <w:p w14:paraId="32A5CCA8" w14:textId="7C3350A4" w:rsidR="005336BF" w:rsidRDefault="005336BF" w:rsidP="0027428E"/>
    <w:p w14:paraId="465AC17F" w14:textId="36B1C50D" w:rsidR="000260CC" w:rsidRPr="0027428E" w:rsidRDefault="000260CC" w:rsidP="0027428E"/>
    <w:sectPr w:rsidR="000260CC" w:rsidRPr="002742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4A9"/>
    <w:rsid w:val="0000393C"/>
    <w:rsid w:val="00024501"/>
    <w:rsid w:val="00025620"/>
    <w:rsid w:val="000260CC"/>
    <w:rsid w:val="00026C1D"/>
    <w:rsid w:val="000270F3"/>
    <w:rsid w:val="00036E71"/>
    <w:rsid w:val="00037D0C"/>
    <w:rsid w:val="000429F9"/>
    <w:rsid w:val="0005103C"/>
    <w:rsid w:val="00063240"/>
    <w:rsid w:val="0007448C"/>
    <w:rsid w:val="00074F0D"/>
    <w:rsid w:val="00094956"/>
    <w:rsid w:val="000B09E9"/>
    <w:rsid w:val="000B54A6"/>
    <w:rsid w:val="000B5CD7"/>
    <w:rsid w:val="000D4132"/>
    <w:rsid w:val="000E2085"/>
    <w:rsid w:val="000F12B3"/>
    <w:rsid w:val="000F2E1B"/>
    <w:rsid w:val="00112867"/>
    <w:rsid w:val="00140BAF"/>
    <w:rsid w:val="00140C0E"/>
    <w:rsid w:val="001506BE"/>
    <w:rsid w:val="0015253D"/>
    <w:rsid w:val="0016526D"/>
    <w:rsid w:val="001725B9"/>
    <w:rsid w:val="00176EBE"/>
    <w:rsid w:val="001869C9"/>
    <w:rsid w:val="00190D84"/>
    <w:rsid w:val="001C32F1"/>
    <w:rsid w:val="00217595"/>
    <w:rsid w:val="002303C2"/>
    <w:rsid w:val="00234DC9"/>
    <w:rsid w:val="00267303"/>
    <w:rsid w:val="0027428E"/>
    <w:rsid w:val="00274312"/>
    <w:rsid w:val="00275E60"/>
    <w:rsid w:val="00276A78"/>
    <w:rsid w:val="00280EF3"/>
    <w:rsid w:val="00282A53"/>
    <w:rsid w:val="0029542A"/>
    <w:rsid w:val="00297CD8"/>
    <w:rsid w:val="002B1456"/>
    <w:rsid w:val="002B74AF"/>
    <w:rsid w:val="002C3DCA"/>
    <w:rsid w:val="002C4281"/>
    <w:rsid w:val="002D1B55"/>
    <w:rsid w:val="002D27DD"/>
    <w:rsid w:val="002E1882"/>
    <w:rsid w:val="002F0283"/>
    <w:rsid w:val="002F0C71"/>
    <w:rsid w:val="002F26E2"/>
    <w:rsid w:val="002F347D"/>
    <w:rsid w:val="002F6021"/>
    <w:rsid w:val="00323696"/>
    <w:rsid w:val="00333536"/>
    <w:rsid w:val="00333F21"/>
    <w:rsid w:val="003409A6"/>
    <w:rsid w:val="0034288B"/>
    <w:rsid w:val="003450A3"/>
    <w:rsid w:val="003532F6"/>
    <w:rsid w:val="0038306F"/>
    <w:rsid w:val="003A6B96"/>
    <w:rsid w:val="003C36F6"/>
    <w:rsid w:val="00403190"/>
    <w:rsid w:val="00403CA4"/>
    <w:rsid w:val="0041341A"/>
    <w:rsid w:val="00413B2D"/>
    <w:rsid w:val="00433D0B"/>
    <w:rsid w:val="00445500"/>
    <w:rsid w:val="00452464"/>
    <w:rsid w:val="0045632E"/>
    <w:rsid w:val="00464E59"/>
    <w:rsid w:val="00474195"/>
    <w:rsid w:val="00480ACF"/>
    <w:rsid w:val="00495D58"/>
    <w:rsid w:val="00497B3E"/>
    <w:rsid w:val="004A4105"/>
    <w:rsid w:val="004C1DA4"/>
    <w:rsid w:val="004C47DD"/>
    <w:rsid w:val="004D463E"/>
    <w:rsid w:val="004D5930"/>
    <w:rsid w:val="004E1B87"/>
    <w:rsid w:val="004F6EDD"/>
    <w:rsid w:val="00504681"/>
    <w:rsid w:val="00505288"/>
    <w:rsid w:val="00512902"/>
    <w:rsid w:val="00521D55"/>
    <w:rsid w:val="00524F0D"/>
    <w:rsid w:val="005336BF"/>
    <w:rsid w:val="00561BFC"/>
    <w:rsid w:val="00566A19"/>
    <w:rsid w:val="005877F7"/>
    <w:rsid w:val="005A62B8"/>
    <w:rsid w:val="005B0E67"/>
    <w:rsid w:val="005B7269"/>
    <w:rsid w:val="005C0BBE"/>
    <w:rsid w:val="005C37C0"/>
    <w:rsid w:val="005D74A7"/>
    <w:rsid w:val="005E04A3"/>
    <w:rsid w:val="005E7069"/>
    <w:rsid w:val="005F4BCE"/>
    <w:rsid w:val="005F6ABA"/>
    <w:rsid w:val="00603E95"/>
    <w:rsid w:val="00606E4E"/>
    <w:rsid w:val="006073BC"/>
    <w:rsid w:val="006204D2"/>
    <w:rsid w:val="0062127C"/>
    <w:rsid w:val="00625036"/>
    <w:rsid w:val="00630E26"/>
    <w:rsid w:val="006310A7"/>
    <w:rsid w:val="00634ED8"/>
    <w:rsid w:val="00636E8E"/>
    <w:rsid w:val="0065572D"/>
    <w:rsid w:val="00656956"/>
    <w:rsid w:val="00676074"/>
    <w:rsid w:val="0069053D"/>
    <w:rsid w:val="00693AB0"/>
    <w:rsid w:val="006E22F8"/>
    <w:rsid w:val="006F7A12"/>
    <w:rsid w:val="00701A10"/>
    <w:rsid w:val="00707C67"/>
    <w:rsid w:val="00711826"/>
    <w:rsid w:val="007121E0"/>
    <w:rsid w:val="00712C6F"/>
    <w:rsid w:val="00716EB2"/>
    <w:rsid w:val="00720D65"/>
    <w:rsid w:val="007375AF"/>
    <w:rsid w:val="00756887"/>
    <w:rsid w:val="007640CE"/>
    <w:rsid w:val="00766CA7"/>
    <w:rsid w:val="00767D5E"/>
    <w:rsid w:val="00773575"/>
    <w:rsid w:val="00777616"/>
    <w:rsid w:val="00786D38"/>
    <w:rsid w:val="00791BFF"/>
    <w:rsid w:val="007A310F"/>
    <w:rsid w:val="007B25B8"/>
    <w:rsid w:val="007C04A9"/>
    <w:rsid w:val="007E1E84"/>
    <w:rsid w:val="00811269"/>
    <w:rsid w:val="00846EB3"/>
    <w:rsid w:val="00860218"/>
    <w:rsid w:val="008748D9"/>
    <w:rsid w:val="008B6EF7"/>
    <w:rsid w:val="008C0585"/>
    <w:rsid w:val="008C15D5"/>
    <w:rsid w:val="008C48F2"/>
    <w:rsid w:val="008D3346"/>
    <w:rsid w:val="008D4614"/>
    <w:rsid w:val="008F5424"/>
    <w:rsid w:val="00905089"/>
    <w:rsid w:val="009057AF"/>
    <w:rsid w:val="00910A7D"/>
    <w:rsid w:val="00911F7C"/>
    <w:rsid w:val="009162F8"/>
    <w:rsid w:val="00932ECA"/>
    <w:rsid w:val="0094078E"/>
    <w:rsid w:val="00945E2C"/>
    <w:rsid w:val="00947273"/>
    <w:rsid w:val="00953634"/>
    <w:rsid w:val="0095487E"/>
    <w:rsid w:val="009744D6"/>
    <w:rsid w:val="00980384"/>
    <w:rsid w:val="00984183"/>
    <w:rsid w:val="00990182"/>
    <w:rsid w:val="009A6E17"/>
    <w:rsid w:val="009B28E3"/>
    <w:rsid w:val="009B2F8C"/>
    <w:rsid w:val="009D5837"/>
    <w:rsid w:val="009E419B"/>
    <w:rsid w:val="009F16A2"/>
    <w:rsid w:val="009F65FE"/>
    <w:rsid w:val="00A075F1"/>
    <w:rsid w:val="00A126A4"/>
    <w:rsid w:val="00A23551"/>
    <w:rsid w:val="00A314F8"/>
    <w:rsid w:val="00A35178"/>
    <w:rsid w:val="00A37B7B"/>
    <w:rsid w:val="00A612B1"/>
    <w:rsid w:val="00A64394"/>
    <w:rsid w:val="00A704B0"/>
    <w:rsid w:val="00A81925"/>
    <w:rsid w:val="00A86236"/>
    <w:rsid w:val="00A97B35"/>
    <w:rsid w:val="00AB42B9"/>
    <w:rsid w:val="00AB4684"/>
    <w:rsid w:val="00AD0A81"/>
    <w:rsid w:val="00AD6259"/>
    <w:rsid w:val="00AE293B"/>
    <w:rsid w:val="00AE52E5"/>
    <w:rsid w:val="00B00866"/>
    <w:rsid w:val="00B04759"/>
    <w:rsid w:val="00B20E0D"/>
    <w:rsid w:val="00B22FB8"/>
    <w:rsid w:val="00B243E8"/>
    <w:rsid w:val="00B276F0"/>
    <w:rsid w:val="00B27986"/>
    <w:rsid w:val="00B44901"/>
    <w:rsid w:val="00B619A6"/>
    <w:rsid w:val="00B6708D"/>
    <w:rsid w:val="00B851FD"/>
    <w:rsid w:val="00B94B4D"/>
    <w:rsid w:val="00BA330B"/>
    <w:rsid w:val="00BA4261"/>
    <w:rsid w:val="00BA6FD0"/>
    <w:rsid w:val="00BB3221"/>
    <w:rsid w:val="00BB68D4"/>
    <w:rsid w:val="00C07621"/>
    <w:rsid w:val="00C12BEC"/>
    <w:rsid w:val="00C272C5"/>
    <w:rsid w:val="00C4541A"/>
    <w:rsid w:val="00C50E2F"/>
    <w:rsid w:val="00C85022"/>
    <w:rsid w:val="00CB71A3"/>
    <w:rsid w:val="00CD4C72"/>
    <w:rsid w:val="00CD7D38"/>
    <w:rsid w:val="00D02906"/>
    <w:rsid w:val="00D060A3"/>
    <w:rsid w:val="00D151E3"/>
    <w:rsid w:val="00D155AF"/>
    <w:rsid w:val="00D17E58"/>
    <w:rsid w:val="00D20F6E"/>
    <w:rsid w:val="00D34E0D"/>
    <w:rsid w:val="00D80824"/>
    <w:rsid w:val="00D869FF"/>
    <w:rsid w:val="00D96071"/>
    <w:rsid w:val="00DA02B7"/>
    <w:rsid w:val="00DC2088"/>
    <w:rsid w:val="00DD2731"/>
    <w:rsid w:val="00DF2094"/>
    <w:rsid w:val="00E059F3"/>
    <w:rsid w:val="00E11336"/>
    <w:rsid w:val="00E14C25"/>
    <w:rsid w:val="00E20F0D"/>
    <w:rsid w:val="00E2515F"/>
    <w:rsid w:val="00E25911"/>
    <w:rsid w:val="00E33AE7"/>
    <w:rsid w:val="00E53788"/>
    <w:rsid w:val="00E55DDE"/>
    <w:rsid w:val="00E65A45"/>
    <w:rsid w:val="00E65D77"/>
    <w:rsid w:val="00E660E3"/>
    <w:rsid w:val="00E76758"/>
    <w:rsid w:val="00E82E09"/>
    <w:rsid w:val="00E865BD"/>
    <w:rsid w:val="00E90CFD"/>
    <w:rsid w:val="00EA2CBB"/>
    <w:rsid w:val="00EC279B"/>
    <w:rsid w:val="00EE223C"/>
    <w:rsid w:val="00EE581D"/>
    <w:rsid w:val="00EE7971"/>
    <w:rsid w:val="00EF06D3"/>
    <w:rsid w:val="00EF2272"/>
    <w:rsid w:val="00F001D0"/>
    <w:rsid w:val="00F13384"/>
    <w:rsid w:val="00F32E16"/>
    <w:rsid w:val="00F352CE"/>
    <w:rsid w:val="00F458E6"/>
    <w:rsid w:val="00F55C86"/>
    <w:rsid w:val="00F62B83"/>
    <w:rsid w:val="00F638B0"/>
    <w:rsid w:val="00F64F5F"/>
    <w:rsid w:val="00F66102"/>
    <w:rsid w:val="00F8730D"/>
    <w:rsid w:val="00F90D5C"/>
    <w:rsid w:val="00F91E60"/>
    <w:rsid w:val="00F92FC2"/>
    <w:rsid w:val="00F9364D"/>
    <w:rsid w:val="00FA1A1F"/>
    <w:rsid w:val="00FA1A3C"/>
    <w:rsid w:val="00FC0688"/>
    <w:rsid w:val="00FD0257"/>
    <w:rsid w:val="00FD0E1F"/>
    <w:rsid w:val="00FE1204"/>
    <w:rsid w:val="00FE2B59"/>
    <w:rsid w:val="00FF6A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DE545"/>
  <w15:chartTrackingRefBased/>
  <w15:docId w15:val="{E6ECED5A-7398-4F62-897B-78A1E4F6E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C0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C0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C04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C04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C04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C04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C04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C04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C04A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C04A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C04A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C04A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C04A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C04A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C04A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C04A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C04A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C04A9"/>
    <w:rPr>
      <w:rFonts w:eastAsiaTheme="majorEastAsia" w:cstheme="majorBidi"/>
      <w:color w:val="272727" w:themeColor="text1" w:themeTint="D8"/>
    </w:rPr>
  </w:style>
  <w:style w:type="paragraph" w:styleId="Ttulo">
    <w:name w:val="Title"/>
    <w:basedOn w:val="Normal"/>
    <w:next w:val="Normal"/>
    <w:link w:val="TtuloChar"/>
    <w:uiPriority w:val="10"/>
    <w:qFormat/>
    <w:rsid w:val="007C0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C04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C04A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C04A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C04A9"/>
    <w:pPr>
      <w:spacing w:before="160"/>
      <w:jc w:val="center"/>
    </w:pPr>
    <w:rPr>
      <w:i/>
      <w:iCs/>
      <w:color w:val="404040" w:themeColor="text1" w:themeTint="BF"/>
    </w:rPr>
  </w:style>
  <w:style w:type="character" w:customStyle="1" w:styleId="CitaoChar">
    <w:name w:val="Citação Char"/>
    <w:basedOn w:val="Fontepargpadro"/>
    <w:link w:val="Citao"/>
    <w:uiPriority w:val="29"/>
    <w:rsid w:val="007C04A9"/>
    <w:rPr>
      <w:i/>
      <w:iCs/>
      <w:color w:val="404040" w:themeColor="text1" w:themeTint="BF"/>
    </w:rPr>
  </w:style>
  <w:style w:type="paragraph" w:styleId="PargrafodaLista">
    <w:name w:val="List Paragraph"/>
    <w:basedOn w:val="Normal"/>
    <w:uiPriority w:val="34"/>
    <w:qFormat/>
    <w:rsid w:val="007C04A9"/>
    <w:pPr>
      <w:ind w:left="720"/>
      <w:contextualSpacing/>
    </w:pPr>
  </w:style>
  <w:style w:type="character" w:styleId="nfaseIntensa">
    <w:name w:val="Intense Emphasis"/>
    <w:basedOn w:val="Fontepargpadro"/>
    <w:uiPriority w:val="21"/>
    <w:qFormat/>
    <w:rsid w:val="007C04A9"/>
    <w:rPr>
      <w:i/>
      <w:iCs/>
      <w:color w:val="0F4761" w:themeColor="accent1" w:themeShade="BF"/>
    </w:rPr>
  </w:style>
  <w:style w:type="paragraph" w:styleId="CitaoIntensa">
    <w:name w:val="Intense Quote"/>
    <w:basedOn w:val="Normal"/>
    <w:next w:val="Normal"/>
    <w:link w:val="CitaoIntensaChar"/>
    <w:uiPriority w:val="30"/>
    <w:qFormat/>
    <w:rsid w:val="007C0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C04A9"/>
    <w:rPr>
      <w:i/>
      <w:iCs/>
      <w:color w:val="0F4761" w:themeColor="accent1" w:themeShade="BF"/>
    </w:rPr>
  </w:style>
  <w:style w:type="character" w:styleId="RefernciaIntensa">
    <w:name w:val="Intense Reference"/>
    <w:basedOn w:val="Fontepargpadro"/>
    <w:uiPriority w:val="32"/>
    <w:qFormat/>
    <w:rsid w:val="007C04A9"/>
    <w:rPr>
      <w:b/>
      <w:bCs/>
      <w:smallCaps/>
      <w:color w:val="0F4761" w:themeColor="accent1" w:themeShade="BF"/>
      <w:spacing w:val="5"/>
    </w:rPr>
  </w:style>
  <w:style w:type="character" w:styleId="Hyperlink">
    <w:name w:val="Hyperlink"/>
    <w:basedOn w:val="Fontepargpadro"/>
    <w:uiPriority w:val="99"/>
    <w:unhideWhenUsed/>
    <w:rsid w:val="002F347D"/>
    <w:rPr>
      <w:color w:val="467886" w:themeColor="hyperlink"/>
      <w:u w:val="single"/>
    </w:rPr>
  </w:style>
  <w:style w:type="character" w:styleId="MenoPendente">
    <w:name w:val="Unresolved Mention"/>
    <w:basedOn w:val="Fontepargpadro"/>
    <w:uiPriority w:val="99"/>
    <w:semiHidden/>
    <w:unhideWhenUsed/>
    <w:rsid w:val="002F34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384</TotalTime>
  <Pages>1</Pages>
  <Words>132</Words>
  <Characters>715</Characters>
  <Application>Microsoft Office Word</Application>
  <DocSecurity>0</DocSecurity>
  <Lines>5</Lines>
  <Paragraphs>1</Paragraphs>
  <ScaleCrop>false</ScaleCrop>
  <Company/>
  <LinksUpToDate>false</LinksUpToDate>
  <CharactersWithSpaces>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 Macêdo</dc:creator>
  <cp:keywords/>
  <dc:description/>
  <cp:lastModifiedBy>Celi Macêdo</cp:lastModifiedBy>
  <cp:revision>269</cp:revision>
  <dcterms:created xsi:type="dcterms:W3CDTF">2026-01-14T17:55:00Z</dcterms:created>
  <dcterms:modified xsi:type="dcterms:W3CDTF">2026-09-16T23:47:00Z</dcterms:modified>
</cp:coreProperties>
</file>